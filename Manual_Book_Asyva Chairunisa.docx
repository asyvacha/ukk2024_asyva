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spacing w:before="78" w:lineRule="auto"/>
        <w:ind w:left="2160" w:firstLine="0"/>
        <w:rPr>
          <w:b w:val="1"/>
          <w:sz w:val="24"/>
          <w:szCs w:val="24"/>
        </w:rPr>
      </w:pPr>
      <w:r w:rsidDel="00000000" w:rsidR="00000000" w:rsidRPr="00000000">
        <w:rPr>
          <w:b w:val="1"/>
          <w:color w:val="538bd3"/>
          <w:sz w:val="24"/>
          <w:szCs w:val="24"/>
          <w:rtl w:val="0"/>
        </w:rPr>
        <w:t xml:space="preserve">Buku Petunjuk Penggunan Aplikasi (User Manual)</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16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16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16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tabs>
          <w:tab w:val="left" w:leader="none" w:pos="2340"/>
          <w:tab w:val="left" w:leader="none" w:pos="2700"/>
        </w:tabs>
        <w:spacing w:line="484" w:lineRule="auto"/>
        <w:ind w:left="2700" w:right="3666" w:firstLine="0"/>
        <w:jc w:val="center"/>
        <w:rPr>
          <w:b w:val="1"/>
          <w:sz w:val="24"/>
          <w:szCs w:val="24"/>
        </w:rPr>
      </w:pPr>
      <w:r w:rsidDel="00000000" w:rsidR="00000000" w:rsidRPr="00000000">
        <w:rPr>
          <w:b w:val="1"/>
          <w:sz w:val="24"/>
          <w:szCs w:val="24"/>
          <w:rtl w:val="0"/>
        </w:rPr>
        <w:t xml:space="preserve">WEBSITE GALLERI FOTO</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Pr>
        <w:drawing>
          <wp:inline distB="114300" distT="114300" distL="114300" distR="114300">
            <wp:extent cx="6109846" cy="3429760"/>
            <wp:effectExtent b="0" l="0" r="0" t="0"/>
            <wp:docPr id="213401696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109846" cy="342976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
        </w:tabs>
        <w:spacing w:after="0" w:before="8"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9">
      <w:pPr>
        <w:pStyle w:val="Heading1"/>
        <w:tabs>
          <w:tab w:val="left" w:leader="none" w:pos="90"/>
        </w:tabs>
        <w:spacing w:line="480" w:lineRule="auto"/>
        <w:ind w:left="1051" w:right="2014" w:firstLine="0"/>
        <w:jc w:val="center"/>
        <w:rPr/>
      </w:pPr>
      <w:r w:rsidDel="00000000" w:rsidR="00000000" w:rsidRPr="00000000">
        <w:rPr>
          <w:rtl w:val="0"/>
        </w:rPr>
        <w:t xml:space="preserve">TAHUN AJARAN 2023 – 2024 </w:t>
      </w:r>
    </w:p>
    <w:p w:rsidR="00000000" w:rsidDel="00000000" w:rsidP="00000000" w:rsidRDefault="00000000" w:rsidRPr="00000000" w14:paraId="0000001A">
      <w:pPr>
        <w:pStyle w:val="Heading1"/>
        <w:tabs>
          <w:tab w:val="left" w:leader="none" w:pos="90"/>
        </w:tabs>
        <w:spacing w:line="480" w:lineRule="auto"/>
        <w:ind w:left="1051" w:right="2014" w:firstLine="0"/>
        <w:jc w:val="center"/>
        <w:rPr/>
      </w:pPr>
      <w:r w:rsidDel="00000000" w:rsidR="00000000" w:rsidRPr="00000000">
        <w:rPr>
          <w:rtl w:val="0"/>
        </w:rPr>
        <w:t xml:space="preserve">SEKOLAH MENENGAH KEJURUAN ANGKASA </w:t>
      </w:r>
    </w:p>
    <w:p w:rsidR="00000000" w:rsidDel="00000000" w:rsidP="00000000" w:rsidRDefault="00000000" w:rsidRPr="00000000" w14:paraId="0000001B">
      <w:pPr>
        <w:pStyle w:val="Heading1"/>
        <w:tabs>
          <w:tab w:val="left" w:leader="none" w:pos="90"/>
        </w:tabs>
        <w:spacing w:line="480" w:lineRule="auto"/>
        <w:ind w:left="1051" w:right="2014" w:firstLine="0"/>
        <w:jc w:val="center"/>
        <w:rPr/>
      </w:pPr>
      <w:r w:rsidDel="00000000" w:rsidR="00000000" w:rsidRPr="00000000">
        <w:rPr>
          <w:rtl w:val="0"/>
        </w:rPr>
        <w:t xml:space="preserve">HUSEIN SASTRANEGARA</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D">
      <w:pPr>
        <w:ind w:left="1051" w:right="2009" w:firstLine="0"/>
        <w:jc w:val="center"/>
        <w:rPr>
          <w:b w:val="1"/>
          <w:sz w:val="24"/>
          <w:szCs w:val="24"/>
        </w:rPr>
        <w:sectPr>
          <w:footerReference r:id="rId12" w:type="default"/>
          <w:pgSz w:h="16840" w:w="11900" w:orient="portrait"/>
          <w:pgMar w:bottom="1100" w:top="1340" w:left="1340" w:right="380" w:header="720" w:footer="907"/>
          <w:pgNumType w:start="1"/>
        </w:sectPr>
      </w:pPr>
      <w:r w:rsidDel="00000000" w:rsidR="00000000" w:rsidRPr="00000000">
        <w:rPr>
          <w:b w:val="1"/>
          <w:sz w:val="24"/>
          <w:szCs w:val="24"/>
          <w:rtl w:val="0"/>
        </w:rPr>
        <w:t xml:space="preserve">20</w:t>
      </w:r>
    </w:p>
    <w:p w:rsidR="00000000" w:rsidDel="00000000" w:rsidP="00000000" w:rsidRDefault="00000000" w:rsidRPr="00000000" w14:paraId="0000001E">
      <w:pPr>
        <w:pStyle w:val="Heading1"/>
        <w:numPr>
          <w:ilvl w:val="0"/>
          <w:numId w:val="5"/>
        </w:numPr>
        <w:tabs>
          <w:tab w:val="left" w:leader="none" w:pos="796"/>
          <w:tab w:val="left" w:leader="none" w:pos="797"/>
        </w:tabs>
        <w:spacing w:before="90" w:line="275" w:lineRule="auto"/>
        <w:ind w:left="797" w:hanging="419"/>
        <w:rPr/>
      </w:pPr>
      <w:r w:rsidDel="00000000" w:rsidR="00000000" w:rsidRPr="00000000">
        <w:rPr>
          <w:rtl w:val="0"/>
        </w:rPr>
        <w:t xml:space="preserve">PENDAHULUAN</w:t>
      </w:r>
    </w:p>
    <w:p w:rsidR="00000000" w:rsidDel="00000000" w:rsidP="00000000" w:rsidRDefault="00000000" w:rsidRPr="00000000" w14:paraId="0000001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07"/>
        </w:tabs>
        <w:spacing w:after="0" w:before="0" w:line="275" w:lineRule="auto"/>
        <w:ind w:left="806" w:right="0" w:hanging="42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Tujuan Pembuatan Dokumen</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1080" w:right="6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user manual Aplikasi Sistem Jaringan Penelitian ini dibuat untuk tujuan sebagai berikut:</w:t>
      </w:r>
    </w:p>
    <w:p w:rsidR="00000000" w:rsidDel="00000000" w:rsidP="00000000" w:rsidRDefault="00000000" w:rsidRPr="00000000" w14:paraId="0000002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766"/>
          <w:tab w:val="left" w:leader="none" w:pos="1767"/>
        </w:tabs>
        <w:spacing w:after="0" w:before="0" w:line="274" w:lineRule="auto"/>
        <w:ind w:left="1767" w:right="0" w:hanging="404.0000000000000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memperkenalan website </w:t>
      </w:r>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766"/>
          <w:tab w:val="left" w:leader="none" w:pos="1767"/>
        </w:tabs>
        <w:spacing w:after="0" w:before="137" w:line="240" w:lineRule="auto"/>
        <w:ind w:left="1767" w:right="0" w:hanging="4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Agar memudahkan user menyimpan foto</w:t>
      </w:r>
    </w:p>
    <w:p w:rsidR="00000000" w:rsidDel="00000000" w:rsidP="00000000" w:rsidRDefault="00000000" w:rsidRPr="00000000" w14:paraId="00000023">
      <w:pPr>
        <w:pStyle w:val="Heading1"/>
        <w:numPr>
          <w:ilvl w:val="1"/>
          <w:numId w:val="5"/>
        </w:numPr>
        <w:tabs>
          <w:tab w:val="left" w:leader="none" w:pos="865"/>
        </w:tabs>
        <w:spacing w:before="146" w:lineRule="auto"/>
        <w:ind w:left="864" w:hanging="506"/>
        <w:rPr/>
      </w:pPr>
      <w:r w:rsidDel="00000000" w:rsidR="00000000" w:rsidRPr="00000000">
        <w:rPr>
          <w:rtl w:val="0"/>
        </w:rPr>
        <w:t xml:space="preserve">Deskripsi Umum Sistem</w:t>
      </w:r>
    </w:p>
    <w:p w:rsidR="00000000" w:rsidDel="00000000" w:rsidP="00000000" w:rsidRDefault="00000000" w:rsidRPr="00000000" w14:paraId="00000024">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956"/>
        </w:tabs>
        <w:spacing w:after="0" w:before="137" w:line="240" w:lineRule="auto"/>
        <w:ind w:left="955" w:right="0" w:hanging="59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 Umum Aplikasi</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941" w:right="10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Aplikasi Website Galeri ini adalah aplikasi yang ditujukan kepada user untuk menyimpan gambar pada sebuah galeri dalam bentuk dekstop.Website ini memiliki beberapa fitur yang sama seperti galeri pada aplikasi yang sudah ada. </w:t>
      </w:r>
    </w:p>
    <w:p w:rsidR="00000000" w:rsidDel="00000000" w:rsidP="00000000" w:rsidRDefault="00000000" w:rsidRPr="00000000" w14:paraId="00000026">
      <w:pPr>
        <w:pStyle w:val="Heading1"/>
        <w:numPr>
          <w:ilvl w:val="2"/>
          <w:numId w:val="5"/>
        </w:numPr>
        <w:tabs>
          <w:tab w:val="left" w:leader="none" w:pos="965"/>
        </w:tabs>
        <w:spacing w:before="7" w:lineRule="auto"/>
        <w:ind w:left="965" w:hanging="606"/>
        <w:rPr/>
      </w:pPr>
      <w:r w:rsidDel="00000000" w:rsidR="00000000" w:rsidRPr="00000000">
        <w:rPr>
          <w:rtl w:val="0"/>
        </w:rPr>
        <w:t xml:space="preserve">Deskripsi Umum Kebutuhan Aplikasi</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941" w:right="10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Aplikasi ini membutuhkan beberapa kebutuhkan seperti database untuk menyimpan data gambar serta data pengguna yang ingin memasukan gambar pada aplikasi tersebut.</w:t>
      </w:r>
    </w:p>
    <w:p w:rsidR="00000000" w:rsidDel="00000000" w:rsidP="00000000" w:rsidRDefault="00000000" w:rsidRPr="00000000" w14:paraId="00000028">
      <w:pPr>
        <w:pStyle w:val="Heading1"/>
        <w:numPr>
          <w:ilvl w:val="1"/>
          <w:numId w:val="5"/>
        </w:numPr>
        <w:tabs>
          <w:tab w:val="left" w:leader="none" w:pos="1057"/>
        </w:tabs>
        <w:spacing w:before="1" w:lineRule="auto"/>
        <w:ind w:left="1056" w:hanging="698"/>
        <w:rPr/>
      </w:pPr>
      <w:r w:rsidDel="00000000" w:rsidR="00000000" w:rsidRPr="00000000">
        <w:rPr>
          <w:rtl w:val="0"/>
        </w:rPr>
        <w:t xml:space="preserve">Deskripsi Dokumen</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1061" w:right="10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ini dibuat untuk memberikan panduan penggunaan aplikasi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Sistem Jaringan Penelitian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ini berisikan informasi sebagai berikut:</w:t>
      </w:r>
    </w:p>
    <w:p w:rsidR="00000000" w:rsidDel="00000000" w:rsidP="00000000" w:rsidRDefault="00000000" w:rsidRPr="00000000" w14:paraId="0000002A">
      <w:pPr>
        <w:pStyle w:val="Heading1"/>
        <w:numPr>
          <w:ilvl w:val="0"/>
          <w:numId w:val="1"/>
        </w:numPr>
        <w:tabs>
          <w:tab w:val="left" w:leader="none" w:pos="1762"/>
          <w:tab w:val="left" w:leader="none" w:pos="1763"/>
        </w:tabs>
        <w:spacing w:before="2" w:lineRule="auto"/>
        <w:ind w:left="1762" w:hanging="424.00000000000006"/>
        <w:rPr>
          <w:b w:val="0"/>
        </w:rPr>
      </w:pPr>
      <w:r w:rsidDel="00000000" w:rsidR="00000000" w:rsidRPr="00000000">
        <w:rPr>
          <w:rtl w:val="0"/>
        </w:rPr>
        <w:t xml:space="preserve">BAB I</w:t>
      </w:r>
      <w:r w:rsidDel="00000000" w:rsidR="00000000" w:rsidRPr="00000000">
        <w:rPr>
          <w:b w:val="0"/>
          <w:rtl w:val="0"/>
        </w:rPr>
        <w:t xml:space="preserv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762" w:right="6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Berisi informasi umum yang merupakan bagian pendahuluan, yang meliputi tujuan pembuatan dokumen, deskripsi umum sistem serta deskripsi dokumen.</w:t>
      </w:r>
    </w:p>
    <w:p w:rsidR="00000000" w:rsidDel="00000000" w:rsidP="00000000" w:rsidRDefault="00000000" w:rsidRPr="00000000" w14:paraId="0000002C">
      <w:pPr>
        <w:pStyle w:val="Heading1"/>
        <w:numPr>
          <w:ilvl w:val="0"/>
          <w:numId w:val="1"/>
        </w:numPr>
        <w:tabs>
          <w:tab w:val="left" w:leader="none" w:pos="1762"/>
          <w:tab w:val="left" w:leader="none" w:pos="1763"/>
        </w:tabs>
        <w:spacing w:before="3" w:lineRule="auto"/>
        <w:ind w:left="1762" w:hanging="424.00000000000006"/>
        <w:rPr/>
      </w:pPr>
      <w:r w:rsidDel="00000000" w:rsidR="00000000" w:rsidRPr="00000000">
        <w:rPr>
          <w:rtl w:val="0"/>
        </w:rPr>
        <w:t xml:space="preserve">BAB II</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762" w:right="10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Berisi perangkat yang dibutuhkan untuk penggunaan website gallery meliputi perangkat lunak dan perangkat hardware</w:t>
      </w:r>
    </w:p>
    <w:p w:rsidR="00000000" w:rsidDel="00000000" w:rsidP="00000000" w:rsidRDefault="00000000" w:rsidRPr="00000000" w14:paraId="0000002E">
      <w:pPr>
        <w:pStyle w:val="Heading1"/>
        <w:numPr>
          <w:ilvl w:val="0"/>
          <w:numId w:val="1"/>
        </w:numPr>
        <w:tabs>
          <w:tab w:val="left" w:leader="none" w:pos="1762"/>
          <w:tab w:val="left" w:leader="none" w:pos="1763"/>
        </w:tabs>
        <w:spacing w:before="3" w:lineRule="auto"/>
        <w:ind w:left="1762" w:hanging="424.00000000000006"/>
        <w:rPr/>
      </w:pPr>
      <w:r w:rsidDel="00000000" w:rsidR="00000000" w:rsidRPr="00000000">
        <w:rPr>
          <w:rtl w:val="0"/>
        </w:rPr>
        <w:t xml:space="preserve">BAB III</w:t>
      </w:r>
    </w:p>
    <w:p w:rsidR="00000000" w:rsidDel="00000000" w:rsidP="00000000" w:rsidRDefault="00000000" w:rsidRPr="00000000" w14:paraId="0000002F">
      <w:pPr>
        <w:spacing w:before="132" w:lineRule="auto"/>
        <w:ind w:left="1762" w:firstLine="0"/>
        <w:rPr>
          <w:sz w:val="24"/>
          <w:szCs w:val="24"/>
        </w:rPr>
      </w:pPr>
      <w:r w:rsidDel="00000000" w:rsidR="00000000" w:rsidRPr="00000000">
        <w:rPr>
          <w:sz w:val="24"/>
          <w:szCs w:val="24"/>
          <w:rtl w:val="0"/>
        </w:rPr>
        <w:t xml:space="preserve">Berisi </w:t>
      </w:r>
      <w:r w:rsidDel="00000000" w:rsidR="00000000" w:rsidRPr="00000000">
        <w:rPr>
          <w:i w:val="1"/>
          <w:sz w:val="24"/>
          <w:szCs w:val="24"/>
          <w:rtl w:val="0"/>
        </w:rPr>
        <w:t xml:space="preserve">user manual </w:t>
      </w:r>
      <w:r w:rsidDel="00000000" w:rsidR="00000000" w:rsidRPr="00000000">
        <w:rPr>
          <w:sz w:val="24"/>
          <w:szCs w:val="24"/>
          <w:rtl w:val="0"/>
        </w:rPr>
        <w:t xml:space="preserve">aplikasi website gallery </w:t>
      </w:r>
    </w:p>
    <w:p w:rsidR="00000000" w:rsidDel="00000000" w:rsidP="00000000" w:rsidRDefault="00000000" w:rsidRPr="00000000" w14:paraId="00000030">
      <w:pPr>
        <w:pStyle w:val="Heading1"/>
        <w:numPr>
          <w:ilvl w:val="0"/>
          <w:numId w:val="6"/>
        </w:numPr>
        <w:tabs>
          <w:tab w:val="left" w:leader="none" w:pos="922"/>
        </w:tabs>
        <w:spacing w:before="141" w:lineRule="auto"/>
        <w:ind w:left="921" w:hanging="563"/>
        <w:rPr/>
      </w:pPr>
      <w:r w:rsidDel="00000000" w:rsidR="00000000" w:rsidRPr="00000000">
        <w:rPr>
          <w:rtl w:val="0"/>
        </w:rPr>
        <w:t xml:space="preserve">PERANGKAT YANG DIBUTUHKAN</w:t>
      </w:r>
    </w:p>
    <w:p w:rsidR="00000000" w:rsidDel="00000000" w:rsidP="00000000" w:rsidRDefault="00000000" w:rsidRPr="00000000" w14:paraId="00000031">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921"/>
          <w:tab w:val="left" w:leader="none" w:pos="922"/>
        </w:tabs>
        <w:spacing w:after="0" w:before="142" w:line="240" w:lineRule="auto"/>
        <w:ind w:left="921" w:right="0" w:hanging="563"/>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Perangkat Lunak</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9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Perangkat lunak yang digunakan adalah:</w:t>
      </w:r>
    </w:p>
    <w:p w:rsidR="00000000" w:rsidDel="00000000" w:rsidP="00000000" w:rsidRDefault="00000000" w:rsidRPr="00000000" w14:paraId="00000033">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752"/>
          <w:tab w:val="left" w:leader="none" w:pos="1753"/>
        </w:tabs>
        <w:spacing w:after="0" w:before="137" w:line="240" w:lineRule="auto"/>
        <w:ind w:left="1752" w:right="0" w:hanging="414.0000000000000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Phpmyadmin sebagai database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4">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752"/>
          <w:tab w:val="left" w:leader="none" w:pos="1753"/>
        </w:tabs>
        <w:spacing w:after="0" w:before="137" w:line="240" w:lineRule="auto"/>
        <w:ind w:left="1752" w:right="0" w:hanging="414.0000000000000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Visual Code sebagai text editor.</w:t>
      </w:r>
    </w:p>
    <w:p w:rsidR="00000000" w:rsidDel="00000000" w:rsidP="00000000" w:rsidRDefault="00000000" w:rsidRPr="00000000" w14:paraId="00000035">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752"/>
          <w:tab w:val="left" w:leader="none" w:pos="1753"/>
        </w:tabs>
        <w:spacing w:after="0" w:before="137" w:line="240" w:lineRule="auto"/>
        <w:ind w:left="1752" w:right="0" w:hanging="414.0000000000000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Draw.io sebagai software pembuatan flowchart</w:t>
      </w:r>
    </w:p>
    <w:p w:rsidR="00000000" w:rsidDel="00000000" w:rsidP="00000000" w:rsidRDefault="00000000" w:rsidRPr="00000000" w14:paraId="00000036">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752"/>
          <w:tab w:val="left" w:leader="none" w:pos="1753"/>
        </w:tabs>
        <w:spacing w:after="0" w:before="137" w:line="240" w:lineRule="auto"/>
        <w:ind w:left="1752" w:right="0" w:hanging="414.00000000000006"/>
        <w:jc w:val="left"/>
        <w:rPr>
          <w:rFonts w:ascii="Times New Roman" w:cs="Times New Roman" w:eastAsia="Times New Roman" w:hAnsi="Times New Roman"/>
          <w:b w:val="0"/>
          <w:i w:val="1"/>
          <w:smallCaps w:val="0"/>
          <w:strike w:val="0"/>
          <w:color w:val="000000"/>
          <w:sz w:val="24"/>
          <w:szCs w:val="24"/>
          <w:u w:val="none"/>
          <w:shd w:fill="auto" w:val="clear"/>
          <w:vertAlign w:val="baseline"/>
        </w:rPr>
        <w:sectPr>
          <w:type w:val="nextPage"/>
          <w:pgSz w:h="16840" w:w="11900" w:orient="portrait"/>
          <w:pgMar w:bottom="1100" w:top="1580" w:left="1340" w:right="380" w:header="0" w:footer="907"/>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Figma/Canva sebagai sofeware pembuatan MokcUp.</w:t>
      </w:r>
    </w:p>
    <w:p w:rsidR="00000000" w:rsidDel="00000000" w:rsidP="00000000" w:rsidRDefault="00000000" w:rsidRPr="00000000" w14:paraId="00000037">
      <w:pPr>
        <w:pStyle w:val="Heading1"/>
        <w:numPr>
          <w:ilvl w:val="1"/>
          <w:numId w:val="6"/>
        </w:numPr>
        <w:tabs>
          <w:tab w:val="left" w:leader="none" w:pos="921"/>
          <w:tab w:val="left" w:leader="none" w:pos="922"/>
        </w:tabs>
        <w:spacing w:before="78" w:lineRule="auto"/>
        <w:ind w:left="921" w:hanging="563"/>
        <w:rPr/>
      </w:pPr>
      <w:r w:rsidDel="00000000" w:rsidR="00000000" w:rsidRPr="00000000">
        <w:rPr>
          <w:rtl w:val="0"/>
        </w:rPr>
        <w:t xml:space="preserve">Perangkat Keras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9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Perangkat keras yang digunakan adalah:</w:t>
      </w:r>
    </w:p>
    <w:p w:rsidR="00000000" w:rsidDel="00000000" w:rsidP="00000000" w:rsidRDefault="00000000" w:rsidRPr="00000000" w14:paraId="00000039">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752"/>
          <w:tab w:val="left" w:leader="none" w:pos="1753"/>
        </w:tabs>
        <w:spacing w:after="0" w:before="137" w:line="240" w:lineRule="auto"/>
        <w:ind w:left="1752" w:right="0" w:hanging="41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Komputer/Laptop</w:t>
      </w:r>
    </w:p>
    <w:p w:rsidR="00000000" w:rsidDel="00000000" w:rsidP="00000000" w:rsidRDefault="00000000" w:rsidRPr="00000000" w14:paraId="0000003A">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752"/>
          <w:tab w:val="left" w:leader="none" w:pos="1753"/>
        </w:tabs>
        <w:spacing w:after="0" w:before="143" w:line="240" w:lineRule="auto"/>
        <w:ind w:left="1752" w:right="0" w:hanging="41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Mouse sebagai peralatan antarmuka</w:t>
      </w:r>
    </w:p>
    <w:p w:rsidR="00000000" w:rsidDel="00000000" w:rsidP="00000000" w:rsidRDefault="00000000" w:rsidRPr="00000000" w14:paraId="0000003B">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752"/>
          <w:tab w:val="left" w:leader="none" w:pos="1753"/>
        </w:tabs>
        <w:spacing w:after="0" w:before="136" w:line="240" w:lineRule="auto"/>
        <w:ind w:left="1752" w:right="0" w:hanging="41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 sebagai peralatan antarmuka</w:t>
      </w:r>
    </w:p>
    <w:p w:rsidR="00000000" w:rsidDel="00000000" w:rsidP="00000000" w:rsidRDefault="00000000" w:rsidRPr="00000000" w14:paraId="0000003C">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752"/>
          <w:tab w:val="left" w:leader="none" w:pos="1753"/>
        </w:tabs>
        <w:spacing w:after="0" w:before="137" w:line="240" w:lineRule="auto"/>
        <w:ind w:left="1752" w:right="0" w:hanging="41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Keyboard sebagai peralatan antarmuka.</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F">
      <w:pPr>
        <w:pStyle w:val="Heading1"/>
        <w:numPr>
          <w:ilvl w:val="1"/>
          <w:numId w:val="6"/>
        </w:numPr>
        <w:tabs>
          <w:tab w:val="left" w:leader="none" w:pos="921"/>
          <w:tab w:val="left" w:leader="none" w:pos="922"/>
        </w:tabs>
        <w:ind w:left="921" w:hanging="563"/>
        <w:rPr/>
      </w:pPr>
      <w:r w:rsidDel="00000000" w:rsidR="00000000" w:rsidRPr="00000000">
        <w:rPr>
          <w:rtl w:val="0"/>
        </w:rPr>
        <w:t xml:space="preserve">Pengguna Aplikasi</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9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Pengguna aplikasi yang akan menggunakan aplikasi adalah sebagai berikut:</w:t>
      </w:r>
    </w:p>
    <w:p w:rsidR="00000000" w:rsidDel="00000000" w:rsidP="00000000" w:rsidRDefault="00000000" w:rsidRPr="00000000" w14:paraId="00000041">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752"/>
          <w:tab w:val="left" w:leader="none" w:pos="1753"/>
        </w:tabs>
        <w:spacing w:after="0" w:before="137" w:line="240" w:lineRule="auto"/>
        <w:ind w:left="1752" w:right="0" w:hanging="41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Memiliki pemahaman tentang antar muka komputer</w:t>
      </w:r>
    </w:p>
    <w:p w:rsidR="00000000" w:rsidDel="00000000" w:rsidP="00000000" w:rsidRDefault="00000000" w:rsidRPr="00000000" w14:paraId="00000042">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752"/>
          <w:tab w:val="left" w:leader="none" w:pos="1753"/>
        </w:tabs>
        <w:spacing w:after="0" w:before="141" w:line="240" w:lineRule="auto"/>
        <w:ind w:left="1752" w:right="0" w:hanging="41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Memiliki pemahaman proses penyimpanan data.</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5">
      <w:pPr>
        <w:pStyle w:val="Heading1"/>
        <w:numPr>
          <w:ilvl w:val="2"/>
          <w:numId w:val="6"/>
        </w:numPr>
        <w:tabs>
          <w:tab w:val="left" w:leader="none" w:pos="907"/>
          <w:tab w:val="left" w:leader="none" w:pos="908"/>
        </w:tabs>
        <w:spacing w:before="1" w:lineRule="auto"/>
        <w:ind w:left="907" w:hanging="549"/>
        <w:jc w:val="left"/>
        <w:rPr/>
      </w:pPr>
      <w:r w:rsidDel="00000000" w:rsidR="00000000" w:rsidRPr="00000000">
        <w:rPr>
          <w:rtl w:val="0"/>
        </w:rPr>
        <w:t xml:space="preserve">MENU DAN CARA PENGGUNAAN</w:t>
      </w:r>
    </w:p>
    <w:p w:rsidR="00000000" w:rsidDel="00000000" w:rsidP="00000000" w:rsidRDefault="00000000" w:rsidRPr="00000000" w14:paraId="00000046">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907"/>
          <w:tab w:val="left" w:leader="none" w:pos="908"/>
        </w:tabs>
        <w:spacing w:after="0" w:before="136" w:line="240" w:lineRule="auto"/>
        <w:ind w:left="907" w:right="0" w:hanging="54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Struktur Menu</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49"/>
          <w:tab w:val="left" w:leader="none" w:pos="3147"/>
          <w:tab w:val="left" w:leader="none" w:pos="4028"/>
          <w:tab w:val="left" w:leader="none" w:pos="4834"/>
          <w:tab w:val="left" w:leader="none" w:pos="5995"/>
          <w:tab w:val="left" w:leader="none" w:pos="6996"/>
          <w:tab w:val="left" w:leader="none" w:pos="8156"/>
        </w:tabs>
        <w:spacing w:after="0" w:before="137" w:line="360" w:lineRule="auto"/>
        <w:ind w:left="941" w:right="10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Adapun struktur menu</w:t>
        <w:tab/>
        <w:t xml:space="preserve">pada Aplikasi galeri adalah sebagai berikut:</w:t>
      </w:r>
    </w:p>
    <w:p w:rsidR="00000000" w:rsidDel="00000000" w:rsidP="00000000" w:rsidRDefault="00000000" w:rsidRPr="00000000" w14:paraId="00000048">
      <w:pPr>
        <w:pStyle w:val="Heading1"/>
        <w:numPr>
          <w:ilvl w:val="4"/>
          <w:numId w:val="6"/>
        </w:numPr>
        <w:tabs>
          <w:tab w:val="left" w:leader="none" w:pos="1297"/>
        </w:tabs>
        <w:spacing w:before="3" w:lineRule="auto"/>
        <w:ind w:left="1296" w:hanging="355.99999999999994"/>
        <w:rPr/>
      </w:pPr>
      <w:r w:rsidDel="00000000" w:rsidR="00000000" w:rsidRPr="00000000">
        <w:rPr>
          <w:rtl w:val="0"/>
        </w:rPr>
        <w:t xml:space="preserve">Menu Yang Ada Aplikasi</w:t>
      </w:r>
    </w:p>
    <w:p w:rsidR="00000000" w:rsidDel="00000000" w:rsidP="00000000" w:rsidRDefault="00000000" w:rsidRPr="00000000" w14:paraId="00000049">
      <w:pPr>
        <w:keepNext w:val="0"/>
        <w:keepLines w:val="0"/>
        <w:pageBreakBefore w:val="0"/>
        <w:widowControl w:val="0"/>
        <w:numPr>
          <w:ilvl w:val="5"/>
          <w:numId w:val="6"/>
        </w:numPr>
        <w:pBdr>
          <w:top w:space="0" w:sz="0" w:val="nil"/>
          <w:left w:space="0" w:sz="0" w:val="nil"/>
          <w:bottom w:space="0" w:sz="0" w:val="nil"/>
          <w:right w:space="0" w:sz="0" w:val="nil"/>
          <w:between w:space="0" w:sz="0" w:val="nil"/>
        </w:pBdr>
        <w:shd w:fill="auto" w:val="clear"/>
        <w:tabs>
          <w:tab w:val="left" w:leader="none" w:pos="1925"/>
          <w:tab w:val="left" w:leader="none" w:pos="1926"/>
        </w:tabs>
        <w:spacing w:after="0" w:before="137" w:line="240" w:lineRule="auto"/>
        <w:ind w:left="1925" w:right="0" w:hanging="28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Beranda</w:t>
      </w:r>
    </w:p>
    <w:p w:rsidR="00000000" w:rsidDel="00000000" w:rsidP="00000000" w:rsidRDefault="00000000" w:rsidRPr="00000000" w14:paraId="0000004A">
      <w:pPr>
        <w:keepNext w:val="0"/>
        <w:keepLines w:val="0"/>
        <w:pageBreakBefore w:val="0"/>
        <w:widowControl w:val="0"/>
        <w:numPr>
          <w:ilvl w:val="5"/>
          <w:numId w:val="6"/>
        </w:numPr>
        <w:pBdr>
          <w:top w:space="0" w:sz="0" w:val="nil"/>
          <w:left w:space="0" w:sz="0" w:val="nil"/>
          <w:bottom w:space="0" w:sz="0" w:val="nil"/>
          <w:right w:space="0" w:sz="0" w:val="nil"/>
          <w:between w:space="0" w:sz="0" w:val="nil"/>
        </w:pBdr>
        <w:shd w:fill="auto" w:val="clear"/>
        <w:tabs>
          <w:tab w:val="left" w:leader="none" w:pos="1925"/>
          <w:tab w:val="left" w:leader="none" w:pos="1926"/>
        </w:tabs>
        <w:spacing w:after="0" w:before="176" w:line="240" w:lineRule="auto"/>
        <w:ind w:left="1925" w:right="0" w:hanging="28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Upload/Tambah Foto</w:t>
      </w:r>
    </w:p>
    <w:p w:rsidR="00000000" w:rsidDel="00000000" w:rsidP="00000000" w:rsidRDefault="00000000" w:rsidRPr="00000000" w14:paraId="0000004B">
      <w:pPr>
        <w:keepNext w:val="0"/>
        <w:keepLines w:val="0"/>
        <w:pageBreakBefore w:val="0"/>
        <w:widowControl w:val="0"/>
        <w:numPr>
          <w:ilvl w:val="5"/>
          <w:numId w:val="6"/>
        </w:numPr>
        <w:pBdr>
          <w:top w:space="0" w:sz="0" w:val="nil"/>
          <w:left w:space="0" w:sz="0" w:val="nil"/>
          <w:bottom w:space="0" w:sz="0" w:val="nil"/>
          <w:right w:space="0" w:sz="0" w:val="nil"/>
          <w:between w:space="0" w:sz="0" w:val="nil"/>
        </w:pBdr>
        <w:shd w:fill="auto" w:val="clear"/>
        <w:tabs>
          <w:tab w:val="left" w:leader="none" w:pos="1925"/>
          <w:tab w:val="left" w:leader="none" w:pos="1926"/>
        </w:tabs>
        <w:spacing w:after="0" w:before="175" w:line="240" w:lineRule="auto"/>
        <w:ind w:left="1925" w:right="0" w:hanging="28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Edit/Mengubah Foto</w:t>
      </w:r>
    </w:p>
    <w:p w:rsidR="00000000" w:rsidDel="00000000" w:rsidP="00000000" w:rsidRDefault="00000000" w:rsidRPr="00000000" w14:paraId="0000004C">
      <w:pPr>
        <w:keepNext w:val="0"/>
        <w:keepLines w:val="0"/>
        <w:pageBreakBefore w:val="0"/>
        <w:widowControl w:val="0"/>
        <w:numPr>
          <w:ilvl w:val="5"/>
          <w:numId w:val="6"/>
        </w:numPr>
        <w:pBdr>
          <w:top w:space="0" w:sz="0" w:val="nil"/>
          <w:left w:space="0" w:sz="0" w:val="nil"/>
          <w:bottom w:space="0" w:sz="0" w:val="nil"/>
          <w:right w:space="0" w:sz="0" w:val="nil"/>
          <w:between w:space="0" w:sz="0" w:val="nil"/>
        </w:pBdr>
        <w:shd w:fill="auto" w:val="clear"/>
        <w:tabs>
          <w:tab w:val="left" w:leader="none" w:pos="1925"/>
          <w:tab w:val="left" w:leader="none" w:pos="1926"/>
        </w:tabs>
        <w:spacing w:after="0" w:before="175" w:line="240" w:lineRule="auto"/>
        <w:ind w:left="1925" w:right="0" w:hanging="28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Delete/Menghapus foto</w:t>
      </w:r>
    </w:p>
    <w:p w:rsidR="00000000" w:rsidDel="00000000" w:rsidP="00000000" w:rsidRDefault="00000000" w:rsidRPr="00000000" w14:paraId="0000004D">
      <w:pPr>
        <w:keepNext w:val="0"/>
        <w:keepLines w:val="0"/>
        <w:pageBreakBefore w:val="0"/>
        <w:widowControl w:val="0"/>
        <w:numPr>
          <w:ilvl w:val="5"/>
          <w:numId w:val="6"/>
        </w:numPr>
        <w:pBdr>
          <w:top w:space="0" w:sz="0" w:val="nil"/>
          <w:left w:space="0" w:sz="0" w:val="nil"/>
          <w:bottom w:space="0" w:sz="0" w:val="nil"/>
          <w:right w:space="0" w:sz="0" w:val="nil"/>
          <w:between w:space="0" w:sz="0" w:val="nil"/>
        </w:pBdr>
        <w:shd w:fill="auto" w:val="clear"/>
        <w:tabs>
          <w:tab w:val="left" w:leader="none" w:pos="1925"/>
          <w:tab w:val="left" w:leader="none" w:pos="1926"/>
        </w:tabs>
        <w:spacing w:after="0" w:before="175" w:line="240" w:lineRule="auto"/>
        <w:ind w:left="1925" w:right="0" w:hanging="28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user</w:t>
      </w:r>
    </w:p>
    <w:p w:rsidR="00000000" w:rsidDel="00000000" w:rsidP="00000000" w:rsidRDefault="00000000" w:rsidRPr="00000000" w14:paraId="0000004E">
      <w:pPr>
        <w:keepNext w:val="0"/>
        <w:keepLines w:val="0"/>
        <w:pageBreakBefore w:val="0"/>
        <w:widowControl w:val="0"/>
        <w:numPr>
          <w:ilvl w:val="5"/>
          <w:numId w:val="6"/>
        </w:numPr>
        <w:pBdr>
          <w:top w:space="0" w:sz="0" w:val="nil"/>
          <w:left w:space="0" w:sz="0" w:val="nil"/>
          <w:bottom w:space="0" w:sz="0" w:val="nil"/>
          <w:right w:space="0" w:sz="0" w:val="nil"/>
          <w:between w:space="0" w:sz="0" w:val="nil"/>
        </w:pBdr>
        <w:shd w:fill="auto" w:val="clear"/>
        <w:tabs>
          <w:tab w:val="left" w:leader="none" w:pos="1925"/>
          <w:tab w:val="left" w:leader="none" w:pos="1926"/>
        </w:tabs>
        <w:spacing w:after="0" w:before="175" w:line="240" w:lineRule="auto"/>
        <w:ind w:left="1925" w:right="0" w:hanging="28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Logout</w:t>
      </w:r>
    </w:p>
    <w:p w:rsidR="00000000" w:rsidDel="00000000" w:rsidP="00000000" w:rsidRDefault="00000000" w:rsidRPr="00000000" w14:paraId="0000004F">
      <w:pPr>
        <w:keepNext w:val="0"/>
        <w:keepLines w:val="0"/>
        <w:pageBreakBefore w:val="0"/>
        <w:widowControl w:val="0"/>
        <w:numPr>
          <w:ilvl w:val="5"/>
          <w:numId w:val="6"/>
        </w:numPr>
        <w:pBdr>
          <w:top w:space="0" w:sz="0" w:val="nil"/>
          <w:left w:space="0" w:sz="0" w:val="nil"/>
          <w:bottom w:space="0" w:sz="0" w:val="nil"/>
          <w:right w:space="0" w:sz="0" w:val="nil"/>
          <w:between w:space="0" w:sz="0" w:val="nil"/>
        </w:pBdr>
        <w:shd w:fill="auto" w:val="clear"/>
        <w:tabs>
          <w:tab w:val="left" w:leader="none" w:pos="1925"/>
          <w:tab w:val="left" w:leader="none" w:pos="1926"/>
        </w:tabs>
        <w:spacing w:after="0" w:before="175" w:line="240" w:lineRule="auto"/>
        <w:ind w:left="1925" w:right="0" w:hanging="28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Registrasi</w:t>
      </w:r>
    </w:p>
    <w:p w:rsidR="00000000" w:rsidDel="00000000" w:rsidP="00000000" w:rsidRDefault="00000000" w:rsidRPr="00000000" w14:paraId="00000050">
      <w:pPr>
        <w:pStyle w:val="Heading1"/>
        <w:numPr>
          <w:ilvl w:val="3"/>
          <w:numId w:val="6"/>
        </w:numPr>
        <w:tabs>
          <w:tab w:val="left" w:leader="none" w:pos="907"/>
          <w:tab w:val="left" w:leader="none" w:pos="908"/>
        </w:tabs>
        <w:spacing w:before="180" w:lineRule="auto"/>
        <w:ind w:left="907" w:hanging="549"/>
        <w:rPr/>
      </w:pPr>
      <w:r w:rsidDel="00000000" w:rsidR="00000000" w:rsidRPr="00000000">
        <w:rPr>
          <w:rtl w:val="0"/>
        </w:rPr>
        <w:t xml:space="preserve">Pengguna</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9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bagian ini akan dijelaskan mengenai menu-menu yang ada pada website dan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221"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100" w:top="1340" w:left="1340" w:right="380" w:header="0" w:footer="90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cara penggunaannya.</w:t>
      </w:r>
    </w:p>
    <w:p w:rsidR="00000000" w:rsidDel="00000000" w:rsidP="00000000" w:rsidRDefault="00000000" w:rsidRPr="00000000" w14:paraId="00000053">
      <w:pPr>
        <w:pStyle w:val="Heading1"/>
        <w:numPr>
          <w:ilvl w:val="2"/>
          <w:numId w:val="4"/>
        </w:numPr>
        <w:tabs>
          <w:tab w:val="left" w:leader="none" w:pos="1018"/>
        </w:tabs>
        <w:spacing w:before="141" w:lineRule="auto"/>
        <w:ind w:left="1017" w:hanging="659"/>
        <w:jc w:val="left"/>
        <w:rPr/>
      </w:pPr>
      <w:r w:rsidDel="00000000" w:rsidR="00000000" w:rsidRPr="00000000">
        <w:rPr>
          <w:rtl w:val="0"/>
        </w:rPr>
        <w:t xml:space="preserve">Cara Membuka Aplikasi</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9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memulai akses terhadap aplikasi WebGallery ini:</w:t>
      </w:r>
    </w:p>
    <w:p w:rsidR="00000000" w:rsidDel="00000000" w:rsidP="00000000" w:rsidRDefault="00000000" w:rsidRPr="00000000" w14:paraId="00000055">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1473"/>
          <w:tab w:val="left" w:leader="none" w:pos="1474"/>
        </w:tabs>
        <w:spacing w:after="0" w:before="143" w:line="360" w:lineRule="auto"/>
        <w:ind w:left="1483" w:right="1061" w:hanging="42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Bukalah aplikasi WebGallery melalui web browser (IE atau Mozila FireFox atau lainnya) dengan alamat url sebagai berikut: (rezelgallery.000webhostapp.com).</w:t>
      </w:r>
    </w:p>
    <w:p w:rsidR="00000000" w:rsidDel="00000000" w:rsidP="00000000" w:rsidRDefault="00000000" w:rsidRPr="00000000" w14:paraId="00000056">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1473"/>
          <w:tab w:val="left" w:leader="none" w:pos="1474"/>
        </w:tabs>
        <w:spacing w:after="0" w:before="0" w:line="360" w:lineRule="auto"/>
        <w:ind w:left="1483" w:right="1053" w:hanging="42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Kemudian tekan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tombol keyboard atau klik tombol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browser.</w:t>
      </w:r>
    </w:p>
    <w:p w:rsidR="00000000" w:rsidDel="00000000" w:rsidP="00000000" w:rsidRDefault="00000000" w:rsidRPr="00000000" w14:paraId="00000057">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1473"/>
          <w:tab w:val="left" w:leader="none" w:pos="1474"/>
        </w:tabs>
        <w:spacing w:after="0" w:before="0" w:line="240" w:lineRule="auto"/>
        <w:ind w:left="1473" w:right="0" w:hanging="41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Akan muncul tampilan halaman depan aplikasi WebGallery.</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7" w:before="137" w:line="360" w:lineRule="auto"/>
        <w:ind w:left="941" w:right="6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Maka pada layar akan tampak menu Halaman WebGallery seperti pada gambar 3.1.</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00" w:orient="portrait"/>
          <w:pgMar w:bottom="1100" w:top="1340" w:left="1340" w:right="380" w:header="0" w:footer="907"/>
        </w:sectPr>
      </w:pPr>
      <w:r w:rsidDel="00000000" w:rsidR="00000000" w:rsidRPr="00000000">
        <w:rPr>
          <w:sz w:val="20"/>
          <w:szCs w:val="20"/>
        </w:rPr>
        <w:drawing>
          <wp:inline distB="114300" distT="114300" distL="114300" distR="114300">
            <wp:extent cx="6089650" cy="3629025"/>
            <wp:effectExtent b="0" l="0" r="0" t="0"/>
            <wp:docPr id="2134016969" name="image12.png"/>
            <a:graphic>
              <a:graphicData uri="http://schemas.openxmlformats.org/drawingml/2006/picture">
                <pic:pic>
                  <pic:nvPicPr>
                    <pic:cNvPr id="0" name="image12.png"/>
                    <pic:cNvPicPr preferRelativeResize="0"/>
                  </pic:nvPicPr>
                  <pic:blipFill>
                    <a:blip r:embed="rId13"/>
                    <a:srcRect b="-1312" l="23435" r="-11088" t="1312"/>
                    <a:stretch>
                      <a:fillRect/>
                    </a:stretch>
                  </pic:blipFill>
                  <pic:spPr>
                    <a:xfrm>
                      <a:off x="0" y="0"/>
                      <a:ext cx="608965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1"/>
        <w:numPr>
          <w:ilvl w:val="2"/>
          <w:numId w:val="4"/>
        </w:numPr>
        <w:tabs>
          <w:tab w:val="left" w:leader="none" w:pos="706"/>
        </w:tabs>
        <w:spacing w:before="90" w:lineRule="auto"/>
        <w:ind w:left="705" w:hanging="606"/>
        <w:jc w:val="left"/>
        <w:rPr/>
      </w:pPr>
      <w:r w:rsidDel="00000000" w:rsidR="00000000" w:rsidRPr="00000000">
        <w:rPr>
          <w:rtl w:val="0"/>
        </w:rPr>
        <w:t xml:space="preserve">Halaman Beranda</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8" w:before="113" w:line="360" w:lineRule="auto"/>
        <w:ind w:left="681" w:right="6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halaman beranda terdapat beberapa fitur yang tersedia pada gambar berikut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sdt>
        <w:sdtPr>
          <w:tag w:val="goog_rdk_1"/>
        </w:sdtPr>
        <w:sdtContent>
          <w:ins w:author="Asyva Chairunisa" w:id="0" w:date="2024-04-26T02:36:4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6467800" cy="3632200"/>
                  <wp:effectExtent b="0" l="0" r="0" t="0"/>
                  <wp:docPr id="2134016972" name="image13.png"/>
                  <a:graphic>
                    <a:graphicData uri="http://schemas.openxmlformats.org/drawingml/2006/picture">
                      <pic:pic>
                        <pic:nvPicPr>
                          <pic:cNvPr id="0" name="image13.png"/>
                          <pic:cNvPicPr preferRelativeResize="0"/>
                        </pic:nvPicPr>
                        <pic:blipFill>
                          <a:blip r:embed="rId13"/>
                          <a:srcRect b="0" l="7216" r="-7216" t="0"/>
                          <a:stretch>
                            <a:fillRect/>
                          </a:stretch>
                        </pic:blipFill>
                        <pic:spPr>
                          <a:xfrm>
                            <a:off x="0" y="0"/>
                            <a:ext cx="6467800" cy="3632200"/>
                          </a:xfrm>
                          <a:prstGeom prst="rect"/>
                          <a:ln/>
                        </pic:spPr>
                      </pic:pic>
                    </a:graphicData>
                  </a:graphic>
                </wp:inline>
              </w:drawing>
            </w:r>
          </w:ins>
        </w:sdtContent>
      </w:sdt>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6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halaman ini akan terlihat menu-menu pada bagian atas : Home, Login, dan Register</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6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sdt>
        <w:sdtPr>
          <w:tag w:val="goog_rdk_3"/>
        </w:sdtPr>
        <w:sdtContent>
          <w:ins w:author="Asyva Chairunisa" w:id="1" w:date="2024-04-26T02:39:49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6467800" cy="596900"/>
                  <wp:effectExtent b="0" l="0" r="0" t="0"/>
                  <wp:docPr id="2134016973"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6467800" cy="596900"/>
                          </a:xfrm>
                          <a:prstGeom prst="rect"/>
                          <a:ln/>
                        </pic:spPr>
                      </pic:pic>
                    </a:graphicData>
                  </a:graphic>
                </wp:inline>
              </w:drawing>
            </w:r>
          </w:ins>
        </w:sdtContent>
      </w:sdt>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42"/>
        </w:tabs>
        <w:spacing w:after="0" w:before="102" w:line="240" w:lineRule="auto"/>
        <w:ind w:left="104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Beranda</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360" w:lineRule="auto"/>
        <w:ind w:left="1041" w:right="10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menu menampilkan halaman awal dari WebGallery.</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2" w:lineRule="auto"/>
        <w:ind w:left="1041" w:right="6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0" w:orient="portrait"/>
          <w:pgMar w:bottom="1100" w:top="1580" w:left="1340" w:right="380" w:header="0" w:footer="90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Pilihan yang muncul dalam menu ini adalah Home, Login, dan Daftar/Re</w:t>
      </w:r>
    </w:p>
    <w:p w:rsidR="00000000" w:rsidDel="00000000" w:rsidP="00000000" w:rsidRDefault="00000000" w:rsidRPr="00000000" w14:paraId="0000006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402"/>
        </w:tabs>
        <w:spacing w:after="10" w:before="111" w:line="360" w:lineRule="auto"/>
        <w:ind w:left="1401" w:right="1049"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4"/>
          <w:szCs w:val="24"/>
        </w:rPr>
        <w:drawing>
          <wp:inline distB="114300" distT="114300" distL="114300" distR="114300">
            <wp:extent cx="6467800" cy="3632200"/>
            <wp:effectExtent b="0" l="0" r="0" t="0"/>
            <wp:docPr id="2134016975" name="image16.png"/>
            <a:graphic>
              <a:graphicData uri="http://schemas.openxmlformats.org/drawingml/2006/picture">
                <pic:pic>
                  <pic:nvPicPr>
                    <pic:cNvPr id="0" name="image16.png"/>
                    <pic:cNvPicPr preferRelativeResize="0"/>
                  </pic:nvPicPr>
                  <pic:blipFill>
                    <a:blip r:embed="rId15"/>
                    <a:srcRect b="0" l="16642" r="-16642" t="0"/>
                    <a:stretch>
                      <a:fillRect/>
                    </a:stretch>
                  </pic:blipFill>
                  <pic:spPr>
                    <a:xfrm>
                      <a:off x="0" y="0"/>
                      <a:ext cx="6467800" cy="3632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merupakan halaman yang berisi proses yang memungkinkan pengguna untuk mengakses akun mereka dengan memasukkan informasi keaman yang benar, Seperti nama pengguna atau alamat email, dan kata sandi yang telah di buat sebelumnya di registrasi. </w:t>
      </w: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402"/>
        </w:tabs>
        <w:spacing w:after="10" w:before="111" w:line="360" w:lineRule="auto"/>
        <w:ind w:left="1401" w:right="104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Daftar/Register merupakan proses pendaftaran atau pembuatan akun pengguna</w:t>
      </w:r>
    </w:p>
    <w:p w:rsidR="00000000" w:rsidDel="00000000" w:rsidP="00000000" w:rsidRDefault="00000000" w:rsidRPr="00000000" w14:paraId="00000065">
      <w:pPr>
        <w:tabs>
          <w:tab w:val="left" w:leader="none" w:pos="1402"/>
        </w:tabs>
        <w:spacing w:after="10" w:before="111" w:line="360" w:lineRule="auto"/>
        <w:ind w:left="810" w:right="1049" w:firstLine="0"/>
        <w:rPr>
          <w:sz w:val="24"/>
          <w:szCs w:val="24"/>
        </w:rPr>
        <w:sectPr>
          <w:type w:val="nextPage"/>
          <w:pgSz w:h="16840" w:w="11900" w:orient="portrait"/>
          <w:pgMar w:bottom="1100" w:top="1340" w:left="1340" w:right="380" w:header="0" w:footer="907"/>
        </w:sectPr>
      </w:pPr>
      <w:r w:rsidDel="00000000" w:rsidR="00000000" w:rsidRPr="00000000">
        <w:rPr/>
        <w:drawing>
          <wp:inline distB="114300" distT="114300" distL="114300" distR="114300">
            <wp:extent cx="6467800" cy="3632200"/>
            <wp:effectExtent b="0" l="0" r="0" t="0"/>
            <wp:docPr id="2134016965" name="image6.png"/>
            <a:graphic>
              <a:graphicData uri="http://schemas.openxmlformats.org/drawingml/2006/picture">
                <pic:pic>
                  <pic:nvPicPr>
                    <pic:cNvPr id="0" name="image6.png"/>
                    <pic:cNvPicPr preferRelativeResize="0"/>
                  </pic:nvPicPr>
                  <pic:blipFill>
                    <a:blip r:embed="rId16"/>
                    <a:srcRect b="0" l="10456" r="-10456" t="0"/>
                    <a:stretch>
                      <a:fillRect/>
                    </a:stretch>
                  </pic:blipFill>
                  <pic:spPr>
                    <a:xfrm>
                      <a:off x="0" y="0"/>
                      <a:ext cx="64678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1"/>
        <w:numPr>
          <w:ilvl w:val="2"/>
          <w:numId w:val="4"/>
        </w:numPr>
        <w:tabs>
          <w:tab w:val="left" w:leader="none" w:pos="706"/>
        </w:tabs>
        <w:spacing w:before="78" w:lineRule="auto"/>
        <w:ind w:left="705" w:hanging="606"/>
        <w:jc w:val="left"/>
        <w:rPr/>
      </w:pPr>
      <w:r w:rsidDel="00000000" w:rsidR="00000000" w:rsidRPr="00000000">
        <w:rPr>
          <w:rtl w:val="0"/>
        </w:rPr>
        <w:t xml:space="preserve">Step by step pembutan akun website gallery</w:t>
      </w:r>
    </w:p>
    <w:p w:rsidR="00000000" w:rsidDel="00000000" w:rsidP="00000000" w:rsidRDefault="00000000" w:rsidRPr="00000000" w14:paraId="0000006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42"/>
        </w:tabs>
        <w:spacing w:after="2" w:before="113" w:line="362" w:lineRule="auto"/>
        <w:ind w:left="1737" w:right="106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7018338" cy="3629025"/>
            <wp:effectExtent b="0" l="0" r="0" t="0"/>
            <wp:docPr id="2134016966" name="image5.png"/>
            <a:graphic>
              <a:graphicData uri="http://schemas.openxmlformats.org/drawingml/2006/picture">
                <pic:pic>
                  <pic:nvPicPr>
                    <pic:cNvPr id="0" name="image5.png"/>
                    <pic:cNvPicPr preferRelativeResize="0"/>
                  </pic:nvPicPr>
                  <pic:blipFill>
                    <a:blip r:embed="rId16"/>
                    <a:srcRect b="0" l="22385" r="-22385" t="0"/>
                    <a:stretch>
                      <a:fillRect/>
                    </a:stretch>
                  </pic:blipFill>
                  <pic:spPr>
                    <a:xfrm>
                      <a:off x="0" y="0"/>
                      <a:ext cx="7018338" cy="36290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Pertama tama masuk ke halaman register atau daftar</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42"/>
        </w:tabs>
        <w:spacing w:after="0" w:before="145" w:line="240" w:lineRule="auto"/>
        <w:ind w:left="173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Setelah berhasil resgiter, maka user akan memasukan usernama dan password</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sz w:val="9"/>
          <w:szCs w:val="9"/>
        </w:rPr>
        <w:drawing>
          <wp:inline distB="114300" distT="114300" distL="114300" distR="114300">
            <wp:extent cx="6467800" cy="3632200"/>
            <wp:effectExtent b="0" l="0" r="0" t="0"/>
            <wp:docPr id="213401697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4678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42"/>
        </w:tabs>
        <w:spacing w:after="5" w:before="122" w:line="360" w:lineRule="auto"/>
        <w:ind w:left="1737" w:right="106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Selanjutnya adalah user akan masuk ke home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rPr>
          <w:sz w:val="20"/>
          <w:szCs w:val="20"/>
        </w:rPr>
        <w:sectPr>
          <w:type w:val="nextPage"/>
          <w:pgSz w:h="16840" w:w="11900" w:orient="portrait"/>
          <w:pgMar w:bottom="1100" w:top="1340" w:left="1340" w:right="380" w:header="0" w:footer="907"/>
        </w:sectPr>
      </w:pPr>
      <w:r w:rsidDel="00000000" w:rsidR="00000000" w:rsidRPr="00000000">
        <w:rPr>
          <w:sz w:val="20"/>
          <w:szCs w:val="20"/>
        </w:rPr>
        <w:drawing>
          <wp:inline distB="114300" distT="114300" distL="114300" distR="114300">
            <wp:extent cx="6467800" cy="3632200"/>
            <wp:effectExtent b="0" l="0" r="0" t="0"/>
            <wp:docPr id="213401697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4678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42"/>
        </w:tabs>
        <w:spacing w:after="0" w:before="81" w:line="360" w:lineRule="auto"/>
        <w:ind w:left="1737" w:right="105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DSelanjutnya jika user mengklik tombol edit maka user akan menuju ke halaman edit untuk memulai mengubah datafoto yang telah ada.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360" w:lineRule="auto"/>
        <w:ind w:left="0" w:right="105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0"/>
          <w:szCs w:val="20"/>
        </w:rPr>
        <w:drawing>
          <wp:inline distB="114300" distT="114300" distL="114300" distR="114300">
            <wp:extent cx="6467800" cy="3632200"/>
            <wp:effectExtent b="0" l="0" r="0" t="0"/>
            <wp:docPr id="213401696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467800" cy="3632200"/>
                    </a:xfrm>
                    <a:prstGeom prst="rect"/>
                    <a:ln/>
                  </pic:spPr>
                </pic:pic>
              </a:graphicData>
            </a:graphic>
          </wp:inline>
        </w:drawing>
      </w:r>
      <w:r w:rsidDel="00000000" w:rsidR="00000000" w:rsidRPr="00000000">
        <w:rPr>
          <w:rtl w:val="0"/>
        </w:rPr>
      </w:r>
      <w:r w:rsidDel="00000000" w:rsidR="00000000" w:rsidRPr="00000000">
        <w:pict>
          <v:shape id="Ink 30" style="position:absolute;margin-left:287.4pt;margin-top:148.0pt;width:27.85pt;height:30.95pt;z-index:25166438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">
            <v:imagedata r:id="rId2" o:title=""/>
          </v:shape>
        </w:pict>
      </w:r>
      <w:r w:rsidDel="00000000" w:rsidR="00000000" w:rsidRPr="00000000">
        <w:pict>
          <v:shape id="Ink 31" style="position:absolute;margin-left:284.35pt;margin-top:147.95pt;width:4.75pt;height:34.3pt;z-index:25166950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">
            <v:imagedata r:id="rId1" o:title=""/>
          </v:shape>
        </w:pic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2"/>
        </w:tabs>
        <w:spacing w:after="7" w:before="143" w:line="360" w:lineRule="auto"/>
        <w:ind w:left="1041" w:right="10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6467800" cy="3632200"/>
            <wp:effectExtent b="0" l="0" r="0" t="0"/>
            <wp:docPr id="2134016977" name="image15.png"/>
            <a:graphic>
              <a:graphicData uri="http://schemas.openxmlformats.org/drawingml/2006/picture">
                <pic:pic>
                  <pic:nvPicPr>
                    <pic:cNvPr id="0" name="image15.png"/>
                    <pic:cNvPicPr preferRelativeResize="0"/>
                  </pic:nvPicPr>
                  <pic:blipFill>
                    <a:blip r:embed="rId18"/>
                    <a:srcRect b="0" l="10751" r="-10751" t="0"/>
                    <a:stretch>
                      <a:fillRect/>
                    </a:stretch>
                  </pic:blipFill>
                  <pic:spPr>
                    <a:xfrm>
                      <a:off x="0" y="0"/>
                      <a:ext cx="64678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2"/>
        </w:tabs>
        <w:spacing w:after="7" w:before="143" w:line="360" w:lineRule="auto"/>
        <w:ind w:left="1041" w:right="10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2"/>
        </w:tabs>
        <w:spacing w:after="7" w:before="143" w:line="360" w:lineRule="auto"/>
        <w:ind w:left="1041" w:right="10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2"/>
        </w:tabs>
        <w:spacing w:after="7" w:before="143" w:line="360" w:lineRule="auto"/>
        <w:ind w:left="1041" w:right="10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20"/>
        </w:tabs>
        <w:spacing w:after="7" w:before="143" w:line="360" w:lineRule="auto"/>
        <w:ind w:left="1737" w:right="1063"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Kemudian jika user menekan tombol hapus maka data yang ada akan terhapus dan menghilang dari halaman home.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7" w:before="143" w:line="360" w:lineRule="auto"/>
        <w:ind w:left="0" w:right="1063" w:hanging="9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0"/>
          <w:szCs w:val="20"/>
        </w:rPr>
        <w:drawing>
          <wp:inline distB="114300" distT="114300" distL="114300" distR="114300">
            <wp:extent cx="6467800" cy="3632200"/>
            <wp:effectExtent b="0" l="0" r="0" t="0"/>
            <wp:docPr id="213401697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467800" cy="3632200"/>
                    </a:xfrm>
                    <a:prstGeom prst="rect"/>
                    <a:ln/>
                  </pic:spPr>
                </pic:pic>
              </a:graphicData>
            </a:graphic>
          </wp:inline>
        </w:drawing>
      </w:r>
      <w:r w:rsidDel="00000000" w:rsidR="00000000" w:rsidRPr="00000000">
        <w:rPr>
          <w:rtl w:val="0"/>
        </w:rPr>
      </w:r>
      <w:r w:rsidDel="00000000" w:rsidR="00000000" w:rsidRPr="00000000">
        <w:pict>
          <v:shape id="Ink 26" style="position:absolute;margin-left:294.75000000000006pt;margin-top:149.24999999999957pt;width:16.85pt;height:26.9pt;z-index:25165824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">
            <v:imagedata r:id="rId4" o:title=""/>
          </v:shape>
        </w:pic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7" w:before="143" w:line="360" w:lineRule="auto"/>
        <w:ind w:left="-90" w:right="10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0"/>
          <w:szCs w:val="20"/>
        </w:rPr>
        <w:drawing>
          <wp:inline distB="114300" distT="114300" distL="114300" distR="114300">
            <wp:extent cx="6467800" cy="3632200"/>
            <wp:effectExtent b="0" l="0" r="0" t="0"/>
            <wp:docPr id="213401697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64678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42"/>
        </w:tabs>
        <w:spacing w:after="0" w:before="81" w:line="360" w:lineRule="auto"/>
        <w:ind w:left="1737" w:right="105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disini ada tombol logout untuk kembali ke halaman home sebelum login.</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360" w:lineRule="auto"/>
        <w:ind w:left="0" w:right="105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467800" cy="3632200"/>
            <wp:effectExtent b="0" l="0" r="0" t="0"/>
            <wp:docPr id="213401696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467800" cy="3632200"/>
                    </a:xfrm>
                    <a:prstGeom prst="rect"/>
                    <a:ln/>
                  </pic:spPr>
                </pic:pic>
              </a:graphicData>
            </a:graphic>
          </wp:inline>
        </w:drawing>
      </w:r>
      <w:r w:rsidDel="00000000" w:rsidR="00000000" w:rsidRPr="00000000">
        <w:rPr>
          <w:rtl w:val="0"/>
        </w:rPr>
      </w:r>
      <w:r w:rsidDel="00000000" w:rsidR="00000000" w:rsidRPr="00000000">
        <w:pict>
          <v:shape id="Ink 37" style="position:absolute;margin-left:141.75000000000006pt;margin-top:41.24999999999929pt;width:18.75pt;height:30.9pt;z-index:25165568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">
            <v:imagedata r:id="rId5" o:title=""/>
          </v:shape>
        </w:pict>
      </w:r>
    </w:p>
    <w:sectPr>
      <w:type w:val="nextPage"/>
      <w:pgSz w:h="16840" w:w="11900" w:orient="portrait"/>
      <w:pgMar w:bottom="1100" w:top="1420" w:left="1340" w:right="380" w:header="0" w:footer="90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5651500</wp:posOffset>
              </wp:positionH>
              <wp:positionV relativeFrom="paragraph">
                <wp:posOffset>9969500</wp:posOffset>
              </wp:positionV>
              <wp:extent cx="238125" cy="203835"/>
              <wp:effectExtent b="0" l="0" r="0" t="0"/>
              <wp:wrapNone/>
              <wp:docPr id="2134016963" name=""/>
              <a:graphic>
                <a:graphicData uri="http://schemas.microsoft.com/office/word/2010/wordprocessingShape">
                  <wps:wsp>
                    <wps:cNvSpPr/>
                    <wps:cNvPr id="2" name="Shape 2"/>
                    <wps:spPr>
                      <a:xfrm>
                        <a:off x="6082600" y="3682845"/>
                        <a:ext cx="228600" cy="194310"/>
                      </a:xfrm>
                      <a:custGeom>
                        <a:rect b="b" l="l" r="r" t="t"/>
                        <a:pathLst>
                          <a:path extrusionOk="0" h="194310" w="228600">
                            <a:moveTo>
                              <a:pt x="0" y="0"/>
                            </a:moveTo>
                            <a:lnTo>
                              <a:pt x="0" y="194310"/>
                            </a:lnTo>
                            <a:lnTo>
                              <a:pt x="228600" y="194310"/>
                            </a:lnTo>
                            <a:lnTo>
                              <a:pt x="228600" y="0"/>
                            </a:lnTo>
                            <a:close/>
                          </a:path>
                        </a:pathLst>
                      </a:cu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5651500</wp:posOffset>
              </wp:positionH>
              <wp:positionV relativeFrom="paragraph">
                <wp:posOffset>9969500</wp:posOffset>
              </wp:positionV>
              <wp:extent cx="238125" cy="203835"/>
              <wp:effectExtent b="0" l="0" r="0" t="0"/>
              <wp:wrapNone/>
              <wp:docPr id="2134016963" name="image19.png"/>
              <a:graphic>
                <a:graphicData uri="http://schemas.openxmlformats.org/drawingml/2006/picture">
                  <pic:pic>
                    <pic:nvPicPr>
                      <pic:cNvPr id="0" name="image19.png"/>
                      <pic:cNvPicPr preferRelativeResize="0"/>
                    </pic:nvPicPr>
                    <pic:blipFill>
                      <a:blip r:embed="rId3"/>
                      <a:srcRect/>
                      <a:stretch>
                        <a:fillRect/>
                      </a:stretch>
                    </pic:blipFill>
                    <pic:spPr>
                      <a:xfrm>
                        <a:off x="0" y="0"/>
                        <a:ext cx="238125" cy="20383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762" w:hanging="423.0000000000002"/>
      </w:pPr>
      <w:rPr>
        <w:rFonts w:ascii="Times New Roman" w:cs="Times New Roman" w:eastAsia="Times New Roman" w:hAnsi="Times New Roman"/>
        <w:b w:val="1"/>
        <w:sz w:val="24"/>
        <w:szCs w:val="24"/>
      </w:rPr>
    </w:lvl>
    <w:lvl w:ilvl="1">
      <w:start w:val="0"/>
      <w:numFmt w:val="bullet"/>
      <w:lvlText w:val="•"/>
      <w:lvlJc w:val="left"/>
      <w:pPr>
        <w:ind w:left="2601" w:hanging="423"/>
      </w:pPr>
      <w:rPr/>
    </w:lvl>
    <w:lvl w:ilvl="2">
      <w:start w:val="0"/>
      <w:numFmt w:val="bullet"/>
      <w:lvlText w:val="•"/>
      <w:lvlJc w:val="left"/>
      <w:pPr>
        <w:ind w:left="3443" w:hanging="423"/>
      </w:pPr>
      <w:rPr/>
    </w:lvl>
    <w:lvl w:ilvl="3">
      <w:start w:val="0"/>
      <w:numFmt w:val="bullet"/>
      <w:lvlText w:val="•"/>
      <w:lvlJc w:val="left"/>
      <w:pPr>
        <w:ind w:left="4285" w:hanging="423"/>
      </w:pPr>
      <w:rPr/>
    </w:lvl>
    <w:lvl w:ilvl="4">
      <w:start w:val="0"/>
      <w:numFmt w:val="bullet"/>
      <w:lvlText w:val="•"/>
      <w:lvlJc w:val="left"/>
      <w:pPr>
        <w:ind w:left="5127" w:hanging="423"/>
      </w:pPr>
      <w:rPr/>
    </w:lvl>
    <w:lvl w:ilvl="5">
      <w:start w:val="0"/>
      <w:numFmt w:val="bullet"/>
      <w:lvlText w:val="•"/>
      <w:lvlJc w:val="left"/>
      <w:pPr>
        <w:ind w:left="5969" w:hanging="423"/>
      </w:pPr>
      <w:rPr/>
    </w:lvl>
    <w:lvl w:ilvl="6">
      <w:start w:val="0"/>
      <w:numFmt w:val="bullet"/>
      <w:lvlText w:val="•"/>
      <w:lvlJc w:val="left"/>
      <w:pPr>
        <w:ind w:left="6811" w:hanging="422.9999999999991"/>
      </w:pPr>
      <w:rPr/>
    </w:lvl>
    <w:lvl w:ilvl="7">
      <w:start w:val="0"/>
      <w:numFmt w:val="bullet"/>
      <w:lvlText w:val="•"/>
      <w:lvlJc w:val="left"/>
      <w:pPr>
        <w:ind w:left="7653" w:hanging="423"/>
      </w:pPr>
      <w:rPr/>
    </w:lvl>
    <w:lvl w:ilvl="8">
      <w:start w:val="0"/>
      <w:numFmt w:val="bullet"/>
      <w:lvlText w:val="•"/>
      <w:lvlJc w:val="left"/>
      <w:pPr>
        <w:ind w:left="8495" w:hanging="423"/>
      </w:pPr>
      <w:rPr/>
    </w:lvl>
  </w:abstractNum>
  <w:abstractNum w:abstractNumId="2">
    <w:lvl w:ilvl="0">
      <w:start w:val="1"/>
      <w:numFmt w:val="lowerLetter"/>
      <w:lvlText w:val="%1."/>
      <w:lvlJc w:val="left"/>
      <w:pPr>
        <w:ind w:left="1041" w:hanging="360"/>
      </w:pPr>
      <w:rPr>
        <w:rFonts w:ascii="Times New Roman" w:cs="Times New Roman" w:eastAsia="Times New Roman" w:hAnsi="Times New Roman"/>
        <w:sz w:val="24"/>
        <w:szCs w:val="24"/>
      </w:rPr>
    </w:lvl>
    <w:lvl w:ilvl="1">
      <w:start w:val="1"/>
      <w:numFmt w:val="decimal"/>
      <w:lvlText w:val="%2)"/>
      <w:lvlJc w:val="left"/>
      <w:pPr>
        <w:ind w:left="1401" w:hanging="360"/>
      </w:pPr>
      <w:rPr>
        <w:rFonts w:ascii="Times New Roman" w:cs="Times New Roman" w:eastAsia="Times New Roman" w:hAnsi="Times New Roman"/>
        <w:sz w:val="24"/>
        <w:szCs w:val="24"/>
      </w:rPr>
    </w:lvl>
    <w:lvl w:ilvl="2">
      <w:start w:val="0"/>
      <w:numFmt w:val="bullet"/>
      <w:lvlText w:val="•"/>
      <w:lvlJc w:val="left"/>
      <w:pPr>
        <w:ind w:left="2375" w:hanging="360"/>
      </w:pPr>
      <w:rPr/>
    </w:lvl>
    <w:lvl w:ilvl="3">
      <w:start w:val="0"/>
      <w:numFmt w:val="bullet"/>
      <w:lvlText w:val="•"/>
      <w:lvlJc w:val="left"/>
      <w:pPr>
        <w:ind w:left="3350" w:hanging="360"/>
      </w:pPr>
      <w:rPr/>
    </w:lvl>
    <w:lvl w:ilvl="4">
      <w:start w:val="0"/>
      <w:numFmt w:val="bullet"/>
      <w:lvlText w:val="•"/>
      <w:lvlJc w:val="left"/>
      <w:pPr>
        <w:ind w:left="4326" w:hanging="360"/>
      </w:pPr>
      <w:rPr/>
    </w:lvl>
    <w:lvl w:ilvl="5">
      <w:start w:val="0"/>
      <w:numFmt w:val="bullet"/>
      <w:lvlText w:val="•"/>
      <w:lvlJc w:val="left"/>
      <w:pPr>
        <w:ind w:left="5301" w:hanging="360"/>
      </w:pPr>
      <w:rPr/>
    </w:lvl>
    <w:lvl w:ilvl="6">
      <w:start w:val="0"/>
      <w:numFmt w:val="bullet"/>
      <w:lvlText w:val="•"/>
      <w:lvlJc w:val="left"/>
      <w:pPr>
        <w:ind w:left="6277" w:hanging="360"/>
      </w:pPr>
      <w:rPr/>
    </w:lvl>
    <w:lvl w:ilvl="7">
      <w:start w:val="0"/>
      <w:numFmt w:val="bullet"/>
      <w:lvlText w:val="•"/>
      <w:lvlJc w:val="left"/>
      <w:pPr>
        <w:ind w:left="7252" w:hanging="360"/>
      </w:pPr>
      <w:rPr/>
    </w:lvl>
    <w:lvl w:ilvl="8">
      <w:start w:val="0"/>
      <w:numFmt w:val="bullet"/>
      <w:lvlText w:val="•"/>
      <w:lvlJc w:val="left"/>
      <w:pPr>
        <w:ind w:left="8228" w:hanging="360"/>
      </w:pPr>
      <w:rPr/>
    </w:lvl>
  </w:abstractNum>
  <w:abstractNum w:abstractNumId="3">
    <w:lvl w:ilvl="0">
      <w:start w:val="1"/>
      <w:numFmt w:val="decimal"/>
      <w:lvlText w:val="%1."/>
      <w:lvlJc w:val="left"/>
      <w:pPr>
        <w:ind w:left="1767" w:hanging="404.0000000000002"/>
      </w:pPr>
      <w:rPr>
        <w:rFonts w:ascii="Times New Roman" w:cs="Times New Roman" w:eastAsia="Times New Roman" w:hAnsi="Times New Roman"/>
        <w:sz w:val="24"/>
        <w:szCs w:val="24"/>
      </w:rPr>
    </w:lvl>
    <w:lvl w:ilvl="1">
      <w:start w:val="0"/>
      <w:numFmt w:val="bullet"/>
      <w:lvlText w:val="•"/>
      <w:lvlJc w:val="left"/>
      <w:pPr>
        <w:ind w:left="2601" w:hanging="404"/>
      </w:pPr>
      <w:rPr/>
    </w:lvl>
    <w:lvl w:ilvl="2">
      <w:start w:val="0"/>
      <w:numFmt w:val="bullet"/>
      <w:lvlText w:val="•"/>
      <w:lvlJc w:val="left"/>
      <w:pPr>
        <w:ind w:left="3443" w:hanging="403.99999999999955"/>
      </w:pPr>
      <w:rPr/>
    </w:lvl>
    <w:lvl w:ilvl="3">
      <w:start w:val="0"/>
      <w:numFmt w:val="bullet"/>
      <w:lvlText w:val="•"/>
      <w:lvlJc w:val="left"/>
      <w:pPr>
        <w:ind w:left="4285" w:hanging="404"/>
      </w:pPr>
      <w:rPr/>
    </w:lvl>
    <w:lvl w:ilvl="4">
      <w:start w:val="0"/>
      <w:numFmt w:val="bullet"/>
      <w:lvlText w:val="•"/>
      <w:lvlJc w:val="left"/>
      <w:pPr>
        <w:ind w:left="5127" w:hanging="403.9999999999991"/>
      </w:pPr>
      <w:rPr/>
    </w:lvl>
    <w:lvl w:ilvl="5">
      <w:start w:val="0"/>
      <w:numFmt w:val="bullet"/>
      <w:lvlText w:val="•"/>
      <w:lvlJc w:val="left"/>
      <w:pPr>
        <w:ind w:left="5969" w:hanging="404"/>
      </w:pPr>
      <w:rPr/>
    </w:lvl>
    <w:lvl w:ilvl="6">
      <w:start w:val="0"/>
      <w:numFmt w:val="bullet"/>
      <w:lvlText w:val="•"/>
      <w:lvlJc w:val="left"/>
      <w:pPr>
        <w:ind w:left="6811" w:hanging="404"/>
      </w:pPr>
      <w:rPr/>
    </w:lvl>
    <w:lvl w:ilvl="7">
      <w:start w:val="0"/>
      <w:numFmt w:val="bullet"/>
      <w:lvlText w:val="•"/>
      <w:lvlJc w:val="left"/>
      <w:pPr>
        <w:ind w:left="7653" w:hanging="404"/>
      </w:pPr>
      <w:rPr/>
    </w:lvl>
    <w:lvl w:ilvl="8">
      <w:start w:val="0"/>
      <w:numFmt w:val="bullet"/>
      <w:lvlText w:val="•"/>
      <w:lvlJc w:val="left"/>
      <w:pPr>
        <w:ind w:left="8495" w:hanging="404"/>
      </w:pPr>
      <w:rPr/>
    </w:lvl>
  </w:abstractNum>
  <w:abstractNum w:abstractNumId="4">
    <w:lvl w:ilvl="0">
      <w:start w:val="3"/>
      <w:numFmt w:val="decimal"/>
      <w:lvlText w:val="%1"/>
      <w:lvlJc w:val="left"/>
      <w:pPr>
        <w:ind w:left="1017" w:hanging="659"/>
      </w:pPr>
      <w:rPr/>
    </w:lvl>
    <w:lvl w:ilvl="1">
      <w:start w:val="2"/>
      <w:numFmt w:val="decimal"/>
      <w:lvlText w:val="%1.%2"/>
      <w:lvlJc w:val="left"/>
      <w:pPr>
        <w:ind w:left="1017" w:hanging="659"/>
      </w:pPr>
      <w:rPr/>
    </w:lvl>
    <w:lvl w:ilvl="2">
      <w:start w:val="1"/>
      <w:numFmt w:val="decimal"/>
      <w:lvlText w:val="%1.%2.%3"/>
      <w:lvlJc w:val="left"/>
      <w:pPr>
        <w:ind w:left="1017" w:hanging="659"/>
      </w:pPr>
      <w:rPr>
        <w:rFonts w:ascii="Times New Roman" w:cs="Times New Roman" w:eastAsia="Times New Roman" w:hAnsi="Times New Roman"/>
        <w:b w:val="1"/>
        <w:sz w:val="24"/>
        <w:szCs w:val="24"/>
      </w:rPr>
    </w:lvl>
    <w:lvl w:ilvl="3">
      <w:start w:val="1"/>
      <w:numFmt w:val="decimal"/>
      <w:lvlText w:val="%4."/>
      <w:lvlJc w:val="left"/>
      <w:pPr>
        <w:ind w:left="1483" w:hanging="412.9999999999998"/>
      </w:pPr>
      <w:rPr>
        <w:rFonts w:ascii="Times New Roman" w:cs="Times New Roman" w:eastAsia="Times New Roman" w:hAnsi="Times New Roman"/>
        <w:sz w:val="24"/>
        <w:szCs w:val="24"/>
      </w:rPr>
    </w:lvl>
    <w:lvl w:ilvl="4">
      <w:start w:val="0"/>
      <w:numFmt w:val="bullet"/>
      <w:lvlText w:val="•"/>
      <w:lvlJc w:val="left"/>
      <w:pPr>
        <w:ind w:left="4379" w:hanging="413.00000000000045"/>
      </w:pPr>
      <w:rPr/>
    </w:lvl>
    <w:lvl w:ilvl="5">
      <w:start w:val="0"/>
      <w:numFmt w:val="bullet"/>
      <w:lvlText w:val="•"/>
      <w:lvlJc w:val="left"/>
      <w:pPr>
        <w:ind w:left="5346" w:hanging="413"/>
      </w:pPr>
      <w:rPr/>
    </w:lvl>
    <w:lvl w:ilvl="6">
      <w:start w:val="0"/>
      <w:numFmt w:val="bullet"/>
      <w:lvlText w:val="•"/>
      <w:lvlJc w:val="left"/>
      <w:pPr>
        <w:ind w:left="6312" w:hanging="412.9999999999991"/>
      </w:pPr>
      <w:rPr/>
    </w:lvl>
    <w:lvl w:ilvl="7">
      <w:start w:val="0"/>
      <w:numFmt w:val="bullet"/>
      <w:lvlText w:val="•"/>
      <w:lvlJc w:val="left"/>
      <w:pPr>
        <w:ind w:left="7279" w:hanging="413"/>
      </w:pPr>
      <w:rPr/>
    </w:lvl>
    <w:lvl w:ilvl="8">
      <w:start w:val="0"/>
      <w:numFmt w:val="bullet"/>
      <w:lvlText w:val="•"/>
      <w:lvlJc w:val="left"/>
      <w:pPr>
        <w:ind w:left="8246" w:hanging="412.9999999999991"/>
      </w:pPr>
      <w:rPr/>
    </w:lvl>
  </w:abstractNum>
  <w:abstractNum w:abstractNumId="5">
    <w:lvl w:ilvl="0">
      <w:start w:val="1"/>
      <w:numFmt w:val="decimal"/>
      <w:lvlText w:val="%1."/>
      <w:lvlJc w:val="left"/>
      <w:pPr>
        <w:ind w:left="797" w:hanging="418.99999999999994"/>
      </w:pPr>
      <w:rPr>
        <w:rFonts w:ascii="Times New Roman" w:cs="Times New Roman" w:eastAsia="Times New Roman" w:hAnsi="Times New Roman"/>
        <w:b w:val="1"/>
        <w:sz w:val="24"/>
        <w:szCs w:val="24"/>
      </w:rPr>
    </w:lvl>
    <w:lvl w:ilvl="1">
      <w:start w:val="1"/>
      <w:numFmt w:val="decimal"/>
      <w:lvlText w:val="%1.%2"/>
      <w:lvlJc w:val="left"/>
      <w:pPr>
        <w:ind w:left="806" w:hanging="428"/>
      </w:pPr>
      <w:rPr>
        <w:rFonts w:ascii="Times New Roman" w:cs="Times New Roman" w:eastAsia="Times New Roman" w:hAnsi="Times New Roman"/>
        <w:b w:val="1"/>
        <w:sz w:val="24"/>
        <w:szCs w:val="24"/>
      </w:rPr>
    </w:lvl>
    <w:lvl w:ilvl="2">
      <w:start w:val="1"/>
      <w:numFmt w:val="decimal"/>
      <w:lvlText w:val="%1.%2.%3"/>
      <w:lvlJc w:val="left"/>
      <w:pPr>
        <w:ind w:left="955" w:hanging="596"/>
      </w:pPr>
      <w:rPr>
        <w:rFonts w:ascii="Times New Roman" w:cs="Times New Roman" w:eastAsia="Times New Roman" w:hAnsi="Times New Roman"/>
        <w:b w:val="1"/>
        <w:sz w:val="24"/>
        <w:szCs w:val="24"/>
      </w:rPr>
    </w:lvl>
    <w:lvl w:ilvl="3">
      <w:start w:val="0"/>
      <w:numFmt w:val="bullet"/>
      <w:lvlText w:val="•"/>
      <w:lvlJc w:val="left"/>
      <w:pPr>
        <w:ind w:left="3008" w:hanging="596"/>
      </w:pPr>
      <w:rPr/>
    </w:lvl>
    <w:lvl w:ilvl="4">
      <w:start w:val="0"/>
      <w:numFmt w:val="bullet"/>
      <w:lvlText w:val="•"/>
      <w:lvlJc w:val="left"/>
      <w:pPr>
        <w:ind w:left="4033" w:hanging="596"/>
      </w:pPr>
      <w:rPr/>
    </w:lvl>
    <w:lvl w:ilvl="5">
      <w:start w:val="0"/>
      <w:numFmt w:val="bullet"/>
      <w:lvlText w:val="•"/>
      <w:lvlJc w:val="left"/>
      <w:pPr>
        <w:ind w:left="5057" w:hanging="596"/>
      </w:pPr>
      <w:rPr/>
    </w:lvl>
    <w:lvl w:ilvl="6">
      <w:start w:val="0"/>
      <w:numFmt w:val="bullet"/>
      <w:lvlText w:val="•"/>
      <w:lvlJc w:val="left"/>
      <w:pPr>
        <w:ind w:left="6081" w:hanging="596"/>
      </w:pPr>
      <w:rPr/>
    </w:lvl>
    <w:lvl w:ilvl="7">
      <w:start w:val="0"/>
      <w:numFmt w:val="bullet"/>
      <w:lvlText w:val="•"/>
      <w:lvlJc w:val="left"/>
      <w:pPr>
        <w:ind w:left="7106" w:hanging="596"/>
      </w:pPr>
      <w:rPr/>
    </w:lvl>
    <w:lvl w:ilvl="8">
      <w:start w:val="0"/>
      <w:numFmt w:val="bullet"/>
      <w:lvlText w:val="•"/>
      <w:lvlJc w:val="left"/>
      <w:pPr>
        <w:ind w:left="8130" w:hanging="596"/>
      </w:pPr>
      <w:rPr/>
    </w:lvl>
  </w:abstractNum>
  <w:abstractNum w:abstractNumId="6">
    <w:lvl w:ilvl="0">
      <w:start w:val="2"/>
      <w:numFmt w:val="decimal"/>
      <w:lvlText w:val="%1."/>
      <w:lvlJc w:val="left"/>
      <w:pPr>
        <w:ind w:left="921" w:hanging="563"/>
      </w:pPr>
      <w:rPr>
        <w:rFonts w:ascii="Times New Roman" w:cs="Times New Roman" w:eastAsia="Times New Roman" w:hAnsi="Times New Roman"/>
        <w:b w:val="1"/>
        <w:sz w:val="24"/>
        <w:szCs w:val="24"/>
      </w:rPr>
    </w:lvl>
    <w:lvl w:ilvl="1">
      <w:start w:val="1"/>
      <w:numFmt w:val="decimal"/>
      <w:lvlText w:val="%1.%2"/>
      <w:lvlJc w:val="left"/>
      <w:pPr>
        <w:ind w:left="921" w:hanging="563"/>
      </w:pPr>
      <w:rPr>
        <w:rFonts w:ascii="Times New Roman" w:cs="Times New Roman" w:eastAsia="Times New Roman" w:hAnsi="Times New Roman"/>
        <w:b w:val="1"/>
        <w:sz w:val="24"/>
        <w:szCs w:val="24"/>
      </w:rPr>
    </w:lvl>
    <w:lvl w:ilvl="2">
      <w:start w:val="1"/>
      <w:numFmt w:val="decimal"/>
      <w:lvlText w:val="%3."/>
      <w:lvlJc w:val="left"/>
      <w:pPr>
        <w:ind w:left="1752" w:hanging="414.0000000000002"/>
      </w:pPr>
      <w:rPr>
        <w:b w:val="1"/>
      </w:rPr>
    </w:lvl>
    <w:lvl w:ilvl="3">
      <w:start w:val="1"/>
      <w:numFmt w:val="decimal"/>
      <w:lvlText w:val="%3.%4"/>
      <w:lvlJc w:val="left"/>
      <w:pPr>
        <w:ind w:left="907" w:hanging="548"/>
      </w:pPr>
      <w:rPr>
        <w:rFonts w:ascii="Times New Roman" w:cs="Times New Roman" w:eastAsia="Times New Roman" w:hAnsi="Times New Roman"/>
        <w:b w:val="1"/>
        <w:sz w:val="24"/>
        <w:szCs w:val="24"/>
      </w:rPr>
    </w:lvl>
    <w:lvl w:ilvl="4">
      <w:start w:val="1"/>
      <w:numFmt w:val="decimal"/>
      <w:lvlText w:val="%5."/>
      <w:lvlJc w:val="left"/>
      <w:pPr>
        <w:ind w:left="1296" w:hanging="356"/>
      </w:pPr>
      <w:rPr>
        <w:rFonts w:ascii="Times New Roman" w:cs="Times New Roman" w:eastAsia="Times New Roman" w:hAnsi="Times New Roman"/>
        <w:b w:val="1"/>
        <w:sz w:val="24"/>
        <w:szCs w:val="24"/>
      </w:rPr>
    </w:lvl>
    <w:lvl w:ilvl="5">
      <w:start w:val="0"/>
      <w:numFmt w:val="bullet"/>
      <w:lvlText w:val="•"/>
      <w:lvlJc w:val="left"/>
      <w:pPr>
        <w:ind w:left="1925" w:hanging="284"/>
      </w:pPr>
      <w:rPr>
        <w:rFonts w:ascii="Arial MT" w:cs="Arial MT" w:eastAsia="Arial MT" w:hAnsi="Arial MT"/>
        <w:sz w:val="22"/>
        <w:szCs w:val="22"/>
      </w:rPr>
    </w:lvl>
    <w:lvl w:ilvl="6">
      <w:start w:val="0"/>
      <w:numFmt w:val="bullet"/>
      <w:lvlText w:val="•"/>
      <w:lvlJc w:val="left"/>
      <w:pPr>
        <w:ind w:left="4673" w:hanging="284"/>
      </w:pPr>
      <w:rPr/>
    </w:lvl>
    <w:lvl w:ilvl="7">
      <w:start w:val="0"/>
      <w:numFmt w:val="bullet"/>
      <w:lvlText w:val="•"/>
      <w:lvlJc w:val="left"/>
      <w:pPr>
        <w:ind w:left="6049" w:hanging="284"/>
      </w:pPr>
      <w:rPr/>
    </w:lvl>
    <w:lvl w:ilvl="8">
      <w:start w:val="0"/>
      <w:numFmt w:val="bullet"/>
      <w:lvlText w:val="•"/>
      <w:lvlJc w:val="left"/>
      <w:pPr>
        <w:ind w:left="7426" w:hanging="284"/>
      </w:pPr>
      <w:rPr/>
    </w:lvl>
  </w:abstractNum>
  <w:abstractNum w:abstractNumId="7">
    <w:lvl w:ilvl="0">
      <w:start w:val="1"/>
      <w:numFmt w:val="upperLetter"/>
      <w:lvlText w:val="%1."/>
      <w:lvlJc w:val="left"/>
      <w:pPr>
        <w:ind w:left="1737" w:hanging="360"/>
      </w:pPr>
      <w:rPr/>
    </w:lvl>
    <w:lvl w:ilvl="1">
      <w:start w:val="1"/>
      <w:numFmt w:val="lowerLetter"/>
      <w:lvlText w:val="%2."/>
      <w:lvlJc w:val="left"/>
      <w:pPr>
        <w:ind w:left="2457" w:hanging="360"/>
      </w:pPr>
      <w:rPr/>
    </w:lvl>
    <w:lvl w:ilvl="2">
      <w:start w:val="1"/>
      <w:numFmt w:val="lowerRoman"/>
      <w:lvlText w:val="%3."/>
      <w:lvlJc w:val="right"/>
      <w:pPr>
        <w:ind w:left="3177" w:hanging="180"/>
      </w:pPr>
      <w:rPr/>
    </w:lvl>
    <w:lvl w:ilvl="3">
      <w:start w:val="1"/>
      <w:numFmt w:val="decimal"/>
      <w:lvlText w:val="%4."/>
      <w:lvlJc w:val="left"/>
      <w:pPr>
        <w:ind w:left="3897" w:hanging="360"/>
      </w:pPr>
      <w:rPr/>
    </w:lvl>
    <w:lvl w:ilvl="4">
      <w:start w:val="1"/>
      <w:numFmt w:val="lowerLetter"/>
      <w:lvlText w:val="%5."/>
      <w:lvlJc w:val="left"/>
      <w:pPr>
        <w:ind w:left="4617" w:hanging="360"/>
      </w:pPr>
      <w:rPr/>
    </w:lvl>
    <w:lvl w:ilvl="5">
      <w:start w:val="1"/>
      <w:numFmt w:val="lowerRoman"/>
      <w:lvlText w:val="%6."/>
      <w:lvlJc w:val="right"/>
      <w:pPr>
        <w:ind w:left="5337" w:hanging="180"/>
      </w:pPr>
      <w:rPr/>
    </w:lvl>
    <w:lvl w:ilvl="6">
      <w:start w:val="1"/>
      <w:numFmt w:val="decimal"/>
      <w:lvlText w:val="%7."/>
      <w:lvlJc w:val="left"/>
      <w:pPr>
        <w:ind w:left="6057" w:hanging="360"/>
      </w:pPr>
      <w:rPr/>
    </w:lvl>
    <w:lvl w:ilvl="7">
      <w:start w:val="1"/>
      <w:numFmt w:val="lowerLetter"/>
      <w:lvlText w:val="%8."/>
      <w:lvlJc w:val="left"/>
      <w:pPr>
        <w:ind w:left="6777" w:hanging="360"/>
      </w:pPr>
      <w:rPr/>
    </w:lvl>
    <w:lvl w:ilvl="8">
      <w:start w:val="1"/>
      <w:numFmt w:val="lowerRoman"/>
      <w:lvlText w:val="%9."/>
      <w:lvlJc w:val="right"/>
      <w:pPr>
        <w:ind w:left="7497"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id"/>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921" w:hanging="606"/>
    </w:pPr>
    <w:rPr>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Times New Roman" w:cs="Times New Roman" w:eastAsia="Times New Roman" w:hAnsi="Times New Roman"/>
      <w:lang w:val="id"/>
    </w:rPr>
  </w:style>
  <w:style w:type="paragraph" w:styleId="Heading1">
    <w:name w:val="heading 1"/>
    <w:basedOn w:val="Normal"/>
    <w:uiPriority w:val="9"/>
    <w:qFormat w:val="1"/>
    <w:pPr>
      <w:ind w:left="921" w:hanging="606"/>
      <w:outlineLvl w:val="0"/>
    </w:pPr>
    <w:rPr>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4"/>
      <w:szCs w:val="24"/>
    </w:rPr>
  </w:style>
  <w:style w:type="paragraph" w:styleId="ListParagraph">
    <w:name w:val="List Paragraph"/>
    <w:basedOn w:val="Normal"/>
    <w:uiPriority w:val="1"/>
    <w:qFormat w:val="1"/>
    <w:pPr>
      <w:spacing w:before="137"/>
      <w:ind w:left="1401" w:hanging="361"/>
    </w:pPr>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186789"/>
    <w:pPr>
      <w:tabs>
        <w:tab w:val="center" w:pos="4680"/>
        <w:tab w:val="right" w:pos="9360"/>
      </w:tabs>
    </w:pPr>
  </w:style>
  <w:style w:type="character" w:styleId="HeaderChar" w:customStyle="1">
    <w:name w:val="Header Char"/>
    <w:basedOn w:val="DefaultParagraphFont"/>
    <w:link w:val="Header"/>
    <w:uiPriority w:val="99"/>
    <w:rsid w:val="00186789"/>
    <w:rPr>
      <w:rFonts w:ascii="Times New Roman" w:cs="Times New Roman" w:eastAsia="Times New Roman" w:hAnsi="Times New Roman"/>
      <w:lang w:val="id"/>
    </w:rPr>
  </w:style>
  <w:style w:type="paragraph" w:styleId="Footer">
    <w:name w:val="footer"/>
    <w:basedOn w:val="Normal"/>
    <w:link w:val="FooterChar"/>
    <w:uiPriority w:val="99"/>
    <w:unhideWhenUsed w:val="1"/>
    <w:rsid w:val="00186789"/>
    <w:pPr>
      <w:tabs>
        <w:tab w:val="center" w:pos="4680"/>
        <w:tab w:val="right" w:pos="9360"/>
      </w:tabs>
    </w:pPr>
  </w:style>
  <w:style w:type="character" w:styleId="FooterChar" w:customStyle="1">
    <w:name w:val="Footer Char"/>
    <w:basedOn w:val="DefaultParagraphFont"/>
    <w:link w:val="Footer"/>
    <w:uiPriority w:val="99"/>
    <w:rsid w:val="00186789"/>
    <w:rPr>
      <w:rFonts w:ascii="Times New Roman" w:cs="Times New Roman" w:eastAsia="Times New Roman" w:hAnsi="Times New Roman"/>
      <w:lang w:val="id"/>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customXml" Target="../customXML/item1.xml"/><Relationship Id="rId13" Type="http://schemas.openxmlformats.org/officeDocument/2006/relationships/image" Target="media/image12.png"/><Relationship Id="rId12" Type="http://schemas.openxmlformats.org/officeDocument/2006/relationships/footer" Target="footer1.xml"/><Relationship Id="rId1" Type="http://schemas.openxmlformats.org/officeDocument/2006/relationships/image" Target="media/image2.png"/><Relationship Id="rId2" Type="http://schemas.openxmlformats.org/officeDocument/2006/relationships/image" Target="media/image1.png"/><Relationship Id="rId3" Type="http://schemas.openxmlformats.org/officeDocument/2006/relationships/theme" Target="theme/theme1.xml"/><Relationship Id="rId4" Type="http://schemas.openxmlformats.org/officeDocument/2006/relationships/image" Target="media/image3.png"/><Relationship Id="rId9" Type="http://schemas.openxmlformats.org/officeDocument/2006/relationships/styles" Target="styles.xml"/><Relationship Id="rId15" Type="http://schemas.openxmlformats.org/officeDocument/2006/relationships/image" Target="media/image16.png"/><Relationship Id="rId14" Type="http://schemas.openxmlformats.org/officeDocument/2006/relationships/image" Target="media/image17.jpg"/><Relationship Id="rId17" Type="http://schemas.openxmlformats.org/officeDocument/2006/relationships/image" Target="media/image14.png"/><Relationship Id="rId16" Type="http://schemas.openxmlformats.org/officeDocument/2006/relationships/image" Target="media/image6.png"/><Relationship Id="rId19" Type="http://schemas.openxmlformats.org/officeDocument/2006/relationships/image" Target="media/image18.png"/><Relationship Id="rId5" Type="http://schemas.openxmlformats.org/officeDocument/2006/relationships/image" Target="media/image4.png"/><Relationship Id="rId6" Type="http://schemas.openxmlformats.org/officeDocument/2006/relationships/settings" Target="settings.xml"/><Relationship Id="rId18" Type="http://schemas.openxmlformats.org/officeDocument/2006/relationships/image" Target="media/image15.png"/><Relationship Id="rId7" Type="http://schemas.openxmlformats.org/officeDocument/2006/relationships/fontTable" Target="fontTable.xml"/><Relationship Id="rId8" Type="http://schemas.openxmlformats.org/officeDocument/2006/relationships/numbering" Target="numbering.xml"/></Relationships>
</file>

<file path=word/_rels/footer1.xml.rels><?xml version="1.0" encoding="UTF-8" standalone="yes"?><Relationships xmlns="http://schemas.openxmlformats.org/package/2006/relationships"><Relationship Id="rId3"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SNk6gCHdTok+f+Wc1cxP+5jJDA==">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2024-04-25T02:44:00Z</dcterms:created>
  <dc:creator>Catz's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2021-08-11T00:00:00Z</vt:filetime>
  </property>
  <property fmtid="{D5CDD505-2E9C-101B-9397-08002B2CF9AE}" pid="3" name="Creator">
    <vt:lpwstr>Microsoft® Word 2013</vt:lpwstr>
  </property>
  <property fmtid="{D5CDD505-2E9C-101B-9397-08002B2CF9AE}" pid="4" name="LastSaved">
    <vt:filetime>2024-04-25T00:00:00Z</vt:filetime>
  </property>
</Properties>
</file>